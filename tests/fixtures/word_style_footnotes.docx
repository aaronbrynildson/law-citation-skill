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text with citation references</w:t>
      </w:r>
      <w:r>
        <w:rPr>
          <w:rStyle w:val="FootnoteReference"/>
        </w:rPr>
        <w:footnoteReference w:id="2"/>
      </w:r>
      <w:r>
        <w:t> and another reference</w:t>
      </w:r>
      <w:r>
        <w:rPr>
          <w:rStyle w:val="FootnoteReference"/>
        </w:rPr>
        <w:footnoteReference w:id="5"/>
      </w:r>
      <w:r>
        <w:t>.</w:t>
      </w:r>
      <w:ins w:id="88" w:author="Editor" w:date="2026-01-01T00:00:00Z">
        <w:r>
          <w:t> Existing body insertion.</w:t>
        </w:r>
      </w:ins>
    </w:p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t>Roe v. Wade, 410 U.S. 113, 120 (1973).</w:t>
      </w:r>
    </w:p>
  </w:footnote>
  <w:footnote w:id="5">
    <w:p>
      <w:pPr>
        <w:pStyle w:val="FootnoteText"/>
      </w:pPr>
      <w:r>
        <w:t>Id at 121. See </w:t>
      </w:r>
      <w:hyperlink r:id="rIdLink">
        <w:r>
          <w:t>source page</w:t>
        </w:r>
      </w:hyperlink>
      <w:r>
        <w:t>.</w:t>
      </w:r>
    </w:p>
  </w:footnote>
</w:footnote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</w:style>
</w:styles>
</file>

<file path=word/_rels/document.xml.rels><?xml version="1.0" encoding="UTF-8"?>
<Relationships xmlns="http://schemas.openxmlformats.org/package/2006/relationships">
  <Relationship Id="rIdStyles" Type="http://schemas.openxmlformats.org/officeDocument/2006/relationships/styles" Target="styles.xml"/>
  <Relationship Id="rIdFootnotes" Type="http://schemas.openxmlformats.org/officeDocument/2006/relationships/footnotes" Target="footnotes.xml"/>
</Relationships>
</file>

<file path=word/_rels/footnotes.xml.rels><?xml version="1.0" encoding="UTF-8"?>
<Relationships xmlns="http://schemas.openxmlformats.org/package/2006/relationships">
  <Relationship Id="rIdLink" Type="http://schemas.openxmlformats.org/officeDocument/2006/relationships/hyperlink" Target="https://example.com/source" TargetMode="External"/>
</Relationships>
</file>